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1D28D" w14:textId="77777777" w:rsidR="00B724E7" w:rsidRPr="00B724E7" w:rsidRDefault="00B724E7" w:rsidP="00B724E7">
      <w:pPr>
        <w:spacing w:after="100" w:afterAutospacing="1"/>
        <w:rPr>
          <w:rFonts w:ascii="Arial" w:eastAsia="Times New Roman" w:hAnsi="Arial" w:cs="Arial"/>
        </w:rPr>
      </w:pPr>
      <w:commentRangeStart w:id="0"/>
      <w:r>
        <w:rPr>
          <w:rFonts w:ascii="Arial" w:eastAsia="Times New Roman" w:hAnsi="Arial" w:cs="Arial"/>
        </w:rPr>
        <w:t xml:space="preserve">Энэхүү архитектурыг суурь болгон авч, дээр нь </w:t>
      </w:r>
      <w:del w:id="10" w:author="Claude" w:date="2026-06-01T00:00:00Z">
        <w:r>
          <w:rPr>
            <w:rFonts w:ascii="Arial" w:eastAsia="Times New Roman" w:hAnsi="Arial" w:cs="Arial"/>
          </w:rPr>
          <w:delText>өмнө ярилцсан</w:delText>
        </w:r>
      </w:del>
      <w:ins w:id="11" w:author="Claude" w:date="2026-06-01T00:00:00Z">
        <w:r>
          <w:rPr>
            <w:rFonts w:ascii="Arial" w:eastAsia="Times New Roman" w:hAnsi="Arial" w:cs="Arial"/>
          </w:rPr>
          <w:t>доорх хэсэгт тайлбарласан</w:t>
        </w:r>
      </w:ins>
      <w:r>
        <w:rPr>
          <w:rFonts w:ascii="Arial" w:eastAsia="Times New Roman" w:hAnsi="Arial" w:cs="Arial"/>
        </w:rPr>
        <w:t xml:space="preserve"> </w:t>
      </w:r>
      <w:commentRangeEnd w:id="0"/>
      <w:r>
        <w:rPr>
          <w:rStyle w:val="CommentReference"/>
        </w:rPr>
        <w:commentReference w:id="0"/>
      </w:r>
      <w:r>
        <w:rPr>
          <w:rFonts w:ascii="Arial" w:eastAsia="Times New Roman" w:hAnsi="Arial" w:cs="Arial"/>
        </w:rPr>
        <w:t xml:space="preserve"/>
      </w:r>
      <w:r>
        <w:rPr>
          <w:rFonts w:ascii="Arial" w:eastAsia="Times New Roman" w:hAnsi="Arial" w:cs="Arial"/>
          <w:b/>
          <w:bCs/>
        </w:rPr>
        <w:t>Контекст инженерчлэл (Context Engineering)</w:t>
      </w:r>
      <w:r>
        <w:rPr>
          <w:rFonts w:ascii="Arial" w:eastAsia="Times New Roman" w:hAnsi="Arial" w:cs="Arial"/>
        </w:rPr>
        <w:t xml:space="preserve"> болон </w:t>
      </w:r>
      <w:r>
        <w:rPr>
          <w:rFonts w:ascii="Arial" w:eastAsia="Times New Roman" w:hAnsi="Arial" w:cs="Arial"/>
          <w:b/>
          <w:bCs/>
        </w:rPr>
        <w:t>Аналитикийн Sandbox</w:t>
      </w:r>
      <w:r>
        <w:rPr>
          <w:rFonts w:ascii="Arial" w:eastAsia="Times New Roman" w:hAnsi="Arial" w:cs="Arial"/>
        </w:rPr>
        <w:t>-ийг нэмж баяжуулан, бодит хөгжүүлэлтийн төлөвлөгөө болон кодын стандартыг доорх байдлаар гаргаж байна.</w:t>
      </w:r>
    </w:p>
    <w:p w14:paraId="274740DE" w14:textId="77777777" w:rsidR="00B724E7" w:rsidRPr="00B724E7" w:rsidRDefault="00B724E7" w:rsidP="00B724E7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>
        <w:rPr>
          <w:rFonts w:ascii="Arial" w:eastAsia="Times New Roman" w:hAnsi="Arial" w:cs="Arial"/>
          <w:b/>
          <w:bCs/>
          <w:sz w:val="27"/>
          <w:szCs w:val="27"/>
        </w:rPr>
        <w:t>1. Өргөтгөсөн Архитектурын Төлөвлөгөө (Architecture Plan)</w:t>
      </w:r>
    </w:p>
    <w:p w14:paraId="73904FB9" w14:textId="77777777" w:rsidR="00B724E7" w:rsidRPr="00B724E7" w:rsidRDefault="00B724E7" w:rsidP="00B724E7">
      <w:pPr>
        <w:spacing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Зурган дээрх суурь бүтэц дээр байгууллагын түвшний (Enterprise-grade) нэмэлтүүдийг хийж дараах 4 давхаргад хуваалаа: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2080"/>
        <w:gridCol w:w="2385"/>
        <w:gridCol w:w="2784"/>
      </w:tblGrid>
      <w:tr w:rsidR="00B724E7" w:rsidRPr="00B724E7" w14:paraId="256A86A9" w14:textId="77777777" w:rsidTr="00B724E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F6C90" w14:textId="77777777" w:rsidR="00B724E7" w:rsidRPr="00B724E7" w:rsidRDefault="00B724E7" w:rsidP="00B724E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Давхарга (Layer)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489A2" w14:textId="77777777" w:rsidR="00B724E7" w:rsidRPr="00B724E7" w:rsidRDefault="00B724E7" w:rsidP="00B724E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Зурган дээрх бүрэлдэхүүн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0E3F9" w14:textId="77777777" w:rsidR="00B724E7" w:rsidRPr="00B724E7" w:rsidRDefault="00B724E7" w:rsidP="00B724E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Бидний нэмж сайжруулах хэсэг (Added Value)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682F4" w14:textId="77777777" w:rsidR="00B724E7" w:rsidRPr="00B724E7" w:rsidRDefault="00B724E7" w:rsidP="00B724E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Технологийн Сонголт (Стек)</w:t>
            </w:r>
          </w:p>
        </w:tc>
      </w:tr>
      <w:tr w:rsidR="00B724E7" w:rsidRPr="00B724E7" w14:paraId="4CF10269" w14:textId="77777777" w:rsidTr="00B724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CC7D5" w14:textId="77777777" w:rsidR="00B724E7" w:rsidRPr="00B724E7" w:rsidRDefault="00B724E7" w:rsidP="00B724E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Төв Тархи (Orchestrator)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ADFF7" w14:textId="77777777" w:rsidR="00B724E7" w:rsidRPr="00B724E7" w:rsidRDefault="00B724E7" w:rsidP="00B724E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LLM / Agent (Reason, decide, generate, Reflect/Plan)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ED94F" w14:textId="77777777" w:rsidR="00B724E7" w:rsidRPr="00B724E7" w:rsidRDefault="00B724E7" w:rsidP="00B724E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Multi-Agent Routing:</w:t>
            </w:r>
            <w:r>
              <w:rPr>
                <w:rFonts w:ascii="Arial" w:eastAsia="Times New Roman" w:hAnsi="Arial" w:cs="Arial"/>
              </w:rPr>
              <w:t xml:space="preserve"> Нэг том LLM биш, харин орж ирсэн асуултаас хамаарч Санхүүгийн, Хуулийн, эсвэл Код бичдэг жижиг агентууд руу ажлыг хуваарилдаг болгох.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35643" w14:textId="77777777" w:rsidR="00B724E7" w:rsidRPr="00B724E7" w:rsidRDefault="00B724E7" w:rsidP="00B724E7">
            <w:pPr>
              <w:rPr>
                <w:rFonts w:ascii="Arial" w:eastAsia="Times New Roman" w:hAnsi="Arial" w:cs="Arial"/>
              </w:rPr>
            </w:pPr>
            <w:commentRangeStart w:id="1"/>
            <w:r>
              <w:rPr>
                <w:rFonts w:ascii="Arial" w:eastAsia="Times New Roman" w:hAnsi="Arial" w:cs="Arial"/>
              </w:rPr>
              <w:t>LangGraph эсвэл Mastra (TypeScript), LLM: LLaMA 3.x эсвэл Claude 3.5 Sonnet.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</w:tr>
      <w:tr w:rsidR="00B724E7" w:rsidRPr="00B724E7" w14:paraId="2D979143" w14:textId="77777777" w:rsidTr="00B724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64737" w14:textId="77777777" w:rsidR="00B724E7" w:rsidRPr="00B724E7" w:rsidRDefault="00B724E7" w:rsidP="00B724E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Ой Санамж (Knowledge Layer)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6F75B" w14:textId="77777777" w:rsidR="00B724E7" w:rsidRPr="00B724E7" w:rsidRDefault="00B724E7" w:rsidP="00B724E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Semantic Search + Vector DB (Documents, KPI, Schemas)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C0087" w14:textId="77777777" w:rsidR="00B724E7" w:rsidRPr="00B724E7" w:rsidRDefault="00B724E7" w:rsidP="00B724E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Context Pruning (Шуугиан шүүгч):</w:t>
            </w:r>
            <w:r>
              <w:rPr>
                <w:rFonts w:ascii="Arial" w:eastAsia="Times New Roman" w:hAnsi="Arial" w:cs="Arial"/>
              </w:rPr>
              <w:t xml:space="preserve"> Хайлтаас гарч ирсэн мэдээллээс зөвхөн хэрэгтэйг нь шахаж (Prompt Compression) Агентад өгөх, мөн уламжлалт BM25 хайлтыг хослуулах.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D03CD" w14:textId="77777777" w:rsidR="00B724E7" w:rsidRPr="00B724E7" w:rsidRDefault="00B724E7" w:rsidP="00B724E7">
            <w:pPr>
              <w:rPr>
                <w:rFonts w:ascii="Arial" w:eastAsia="Times New Roman" w:hAnsi="Arial" w:cs="Arial"/>
              </w:rPr>
            </w:pPr>
            <w:commentRangeStart w:id="2"/>
            <w:r>
              <w:rPr>
                <w:rFonts w:ascii="Arial" w:eastAsia="Times New Roman" w:hAnsi="Arial" w:cs="Arial"/>
              </w:rPr>
              <w:t>Бааз: Qdrant эсвэл Milvus. Хайлт: Jina AI (Embedding) + RRF аргачлал.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  <w:tr w:rsidR="00B724E7" w:rsidRPr="00B724E7" w14:paraId="0F408F1A" w14:textId="77777777" w:rsidTr="00B724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C7D40" w14:textId="77777777" w:rsidR="00B724E7" w:rsidRPr="00B724E7" w:rsidRDefault="00B724E7" w:rsidP="00B724E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Үйлдэл (Tool Connection)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DC5C9" w14:textId="77777777" w:rsidR="00B724E7" w:rsidRPr="00B724E7" w:rsidRDefault="00B724E7" w:rsidP="00B724E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MCP (Model Context Protocol)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97913" w14:textId="77777777" w:rsidR="00B724E7" w:rsidRPr="00B724E7" w:rsidRDefault="00B724E7" w:rsidP="00B724E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Code Execution Sandbox:</w:t>
            </w:r>
            <w:r>
              <w:rPr>
                <w:rFonts w:ascii="Arial" w:eastAsia="Times New Roman" w:hAnsi="Arial" w:cs="Arial"/>
              </w:rPr>
              <w:t xml:space="preserve"> MCP-ээр дамжин өгөгдөл татаж авсны дараа, түүн дээрээ анализ хийхийн тулд Агент Python код бичиж ажиллуулах аюулгүй орчин (Sandbox) нэмэх.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6AB90" w14:textId="77777777" w:rsidR="00B724E7" w:rsidRPr="00B724E7" w:rsidRDefault="00B724E7" w:rsidP="00B724E7">
            <w:pPr>
              <w:rPr>
                <w:rFonts w:ascii="Arial" w:eastAsia="Times New Roman" w:hAnsi="Arial" w:cs="Arial"/>
              </w:rPr>
            </w:pPr>
            <w:commentRangeStart w:id="3"/>
            <w:r>
              <w:rPr>
                <w:rFonts w:ascii="Arial" w:eastAsia="Times New Roman" w:hAnsi="Arial" w:cs="Arial"/>
              </w:rPr>
              <w:t>MCP SDK (TypeScript/Python). Sandbox: E2B (Firecracker microVM).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</w:tr>
      <w:tr w:rsidR="00B724E7" w:rsidRPr="00B724E7" w14:paraId="15AC11AE" w14:textId="77777777" w:rsidTr="00B724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E9F7A" w14:textId="77777777" w:rsidR="00B724E7" w:rsidRPr="00B724E7" w:rsidRDefault="00B724E7" w:rsidP="00B724E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Дэд бүтэц (Enterprise Tools)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8ECA7" w14:textId="77777777" w:rsidR="00B724E7" w:rsidRPr="00B724E7" w:rsidRDefault="00B724E7" w:rsidP="00B724E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SQL Engine, Data Catalog, BI, APIs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B9AA3" w14:textId="77777777" w:rsidR="00B724E7" w:rsidRPr="00B724E7" w:rsidRDefault="00B724E7" w:rsidP="00B724E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Observability &amp; Memory:</w:t>
            </w:r>
            <w:r>
              <w:rPr>
                <w:rFonts w:ascii="Arial" w:eastAsia="Times New Roman" w:hAnsi="Arial" w:cs="Arial"/>
              </w:rPr>
              <w:t xml:space="preserve"> Агент юу бодож, аль бааз руу хандсаныг алхам бүрээр нь бүртгэх хяналтын самбар болон харилцан ярианы санах ойг нэмэх.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81C22" w14:textId="77777777" w:rsidR="00B724E7" w:rsidRPr="00B724E7" w:rsidRDefault="00B724E7" w:rsidP="00B724E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Хяналт: Langfuse. Санах ой: Redis эсвэл PostgreSQL.</w:t>
            </w:r>
          </w:p>
        </w:tc>
      </w:tr>
    </w:tbl>
    <w:p w14:paraId="052F0513" w14:textId="77777777" w:rsidR="00B724E7" w:rsidRPr="00B724E7" w:rsidRDefault="00B724E7" w:rsidP="00B724E7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>
        <w:rPr>
          <w:rFonts w:ascii="Arial" w:eastAsia="Times New Roman" w:hAnsi="Arial" w:cs="Arial"/>
          <w:b/>
          <w:bCs/>
          <w:sz w:val="27"/>
          <w:szCs w:val="27"/>
        </w:rPr>
        <w:t>2. Системийн Ажиллах Урсгал (System Flow)</w:t>
      </w:r>
    </w:p>
    <w:p w14:paraId="77E25A9A" w14:textId="77777777" w:rsidR="00B724E7" w:rsidRPr="00B724E7" w:rsidRDefault="00B724E7" w:rsidP="00B724E7">
      <w:pPr>
        <w:spacing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Зурган дээрх сумнуудын урсгалыг алгоритмчилж харвал хэрэглэгчээс асуулт ирэхэд Агент дараах алхмаар ажиллана:</w:t>
      </w:r>
    </w:p>
    <w:p w14:paraId="41BAC8B2" w14:textId="77777777" w:rsidR="00B724E7" w:rsidRPr="00B724E7" w:rsidRDefault="00B724E7" w:rsidP="00B724E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User Question:</w:t>
      </w:r>
      <w:r>
        <w:rPr>
          <w:rFonts w:ascii="Arial" w:eastAsia="Times New Roman" w:hAnsi="Arial" w:cs="Arial"/>
        </w:rPr>
        <w:t xml:space="preserve"> Хэрэглэгч асуулт асууна (Ж: </w:t>
      </w:r>
      <w:r>
        <w:rPr>
          <w:rFonts w:ascii="Arial" w:eastAsia="Times New Roman" w:hAnsi="Arial" w:cs="Arial"/>
          <w:i/>
          <w:iCs/>
        </w:rPr>
        <w:t>"Сүүлийн 3 сарын борлуулалт яагаад унав? KPI-тай харьцуул"</w:t>
      </w:r>
      <w:r>
        <w:rPr>
          <w:rFonts w:ascii="Arial" w:eastAsia="Times New Roman" w:hAnsi="Arial" w:cs="Arial"/>
        </w:rPr>
        <w:t>).</w:t>
      </w:r>
    </w:p>
    <w:p w14:paraId="35B22D28" w14:textId="77777777" w:rsidR="00B724E7" w:rsidRPr="00B724E7" w:rsidRDefault="00B724E7" w:rsidP="00B724E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LLM/Agent Planning:</w:t>
      </w:r>
      <w:r>
        <w:rPr>
          <w:rFonts w:ascii="Arial" w:eastAsia="Times New Roman" w:hAnsi="Arial" w:cs="Arial"/>
        </w:rPr>
        <w:t xml:space="preserve"> Агент асуултыг хүлээж аваад төлөвлөгөө (Plan) боловсруулна. </w:t>
      </w:r>
      <w:r>
        <w:rPr>
          <w:rFonts w:ascii="Arial" w:eastAsia="Times New Roman" w:hAnsi="Arial" w:cs="Arial"/>
          <w:i/>
          <w:iCs/>
        </w:rPr>
        <w:t>"Надад эхлээд KPI-ийн тодорхойлолт хэрэгтэй, дараа нь бодит борлуулалтын тоо хэрэгтэй"</w:t>
      </w:r>
      <w:r>
        <w:rPr>
          <w:rFonts w:ascii="Arial" w:eastAsia="Times New Roman" w:hAnsi="Arial" w:cs="Arial"/>
        </w:rPr>
        <w:t xml:space="preserve"> гэж задална.</w:t>
      </w:r>
    </w:p>
    <w:p w14:paraId="0F7B1EDE" w14:textId="77777777" w:rsidR="00B724E7" w:rsidRPr="00B724E7" w:rsidRDefault="00B724E7" w:rsidP="00B724E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Retrieval (RAG):</w:t>
      </w:r>
      <w:r>
        <w:rPr>
          <w:rFonts w:ascii="Arial" w:eastAsia="Times New Roman" w:hAnsi="Arial" w:cs="Arial"/>
        </w:rPr>
        <w:t xml:space="preserve"> Агент </w:t>
      </w:r>
      <w:r>
        <w:rPr>
          <w:rFonts w:ascii="Arial" w:eastAsia="Times New Roman" w:hAnsi="Arial" w:cs="Arial"/>
          <w:sz w:val="20"/>
          <w:szCs w:val="20"/>
        </w:rPr>
        <w:t>Semantic Search</w:t>
      </w:r>
      <w:r>
        <w:rPr>
          <w:rFonts w:ascii="Arial" w:eastAsia="Times New Roman" w:hAnsi="Arial" w:cs="Arial"/>
        </w:rPr>
        <w:t xml:space="preserve"> рүү хандаж, Vector DB-ээс байгууллагын "KPI Definitions" болон "Business Glossary" баримтуудыг татаж авч ойлголтоо нэгтгэнэ.</w:t>
      </w:r>
    </w:p>
    <w:p w14:paraId="015BDB22" w14:textId="77777777" w:rsidR="00B724E7" w:rsidRPr="00B724E7" w:rsidRDefault="00B724E7" w:rsidP="00B724E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Tool Execution (MCP):</w:t>
      </w:r>
      <w:r>
        <w:rPr>
          <w:rFonts w:ascii="Arial" w:eastAsia="Times New Roman" w:hAnsi="Arial" w:cs="Arial"/>
        </w:rPr>
        <w:t xml:space="preserve"> Агент ойлгосон мэдээлэл дээрээ үндэслэн </w:t>
      </w:r>
      <w:r>
        <w:rPr>
          <w:rFonts w:ascii="Arial" w:eastAsia="Times New Roman" w:hAnsi="Arial" w:cs="Arial"/>
          <w:sz w:val="20"/>
          <w:szCs w:val="20"/>
        </w:rPr>
        <w:t>MCP</w:t>
      </w:r>
      <w:r>
        <w:rPr>
          <w:rFonts w:ascii="Arial" w:eastAsia="Times New Roman" w:hAnsi="Arial" w:cs="Arial"/>
        </w:rPr>
        <w:t xml:space="preserve"> рүү "Tool call" илгээнэ. MCP нь байгууллагын </w:t>
      </w:r>
      <w:r>
        <w:rPr>
          <w:rFonts w:ascii="Arial" w:eastAsia="Times New Roman" w:hAnsi="Arial" w:cs="Arial"/>
          <w:sz w:val="20"/>
          <w:szCs w:val="20"/>
        </w:rPr>
        <w:t>SQL Engine</w:t>
      </w:r>
      <w:r>
        <w:rPr>
          <w:rFonts w:ascii="Arial" w:eastAsia="Times New Roman" w:hAnsi="Arial" w:cs="Arial"/>
        </w:rPr>
        <w:t xml:space="preserve"> эсвэл </w:t>
      </w:r>
      <w:r>
        <w:rPr>
          <w:rFonts w:ascii="Arial" w:eastAsia="Times New Roman" w:hAnsi="Arial" w:cs="Arial"/>
          <w:sz w:val="20"/>
          <w:szCs w:val="20"/>
        </w:rPr>
        <w:t>BI</w:t>
      </w:r>
      <w:r>
        <w:rPr>
          <w:rFonts w:ascii="Arial" w:eastAsia="Times New Roman" w:hAnsi="Arial" w:cs="Arial"/>
        </w:rPr>
        <w:t xml:space="preserve"> систем рүү хандаж сүүлийн 3 сарын борлуулалтын бодит тоог дата баазаас татна.</w:t>
      </w:r>
    </w:p>
    <w:p w14:paraId="3BF24878" w14:textId="77777777" w:rsidR="00B724E7" w:rsidRPr="00B724E7" w:rsidRDefault="00B724E7" w:rsidP="00B724E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>Reflect / Retry:</w:t>
      </w:r>
      <w:r>
        <w:rPr>
          <w:rFonts w:ascii="Arial" w:eastAsia="Times New Roman" w:hAnsi="Arial" w:cs="Arial"/>
        </w:rPr>
        <w:t xml:space="preserve"> Хэрэв дата дутуу эсвэл алдаатай байвал Агент өөрөө дүгнэлт хийж (Reflect), дахин өөр query бичиж хайна (Retry).</w:t>
      </w:r>
    </w:p>
    <w:p w14:paraId="58D3085F" w14:textId="77777777" w:rsidR="00B724E7" w:rsidRPr="00B724E7" w:rsidRDefault="00B724E7" w:rsidP="00B724E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Generate Answer:</w:t>
      </w:r>
      <w:r>
        <w:rPr>
          <w:rFonts w:ascii="Arial" w:eastAsia="Times New Roman" w:hAnsi="Arial" w:cs="Arial"/>
        </w:rPr>
        <w:t xml:space="preserve"> Бүх контекст (Мэдлэг + Тоон дата) бүрдсэний дараа эцсийн дүн шинжилгээг хийж, хэрэглэгчид бүтэцлэгдсэн хариу (Answer) өгнө.</w:t>
      </w:r>
    </w:p>
    <w:p w14:paraId="32F51594" w14:textId="77777777" w:rsidR="00B724E7" w:rsidRPr="00B724E7" w:rsidRDefault="00B724E7" w:rsidP="00B724E7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>
        <w:rPr>
          <w:rFonts w:ascii="Arial" w:eastAsia="Times New Roman" w:hAnsi="Arial" w:cs="Arial"/>
          <w:b/>
          <w:bCs/>
          <w:sz w:val="27"/>
          <w:szCs w:val="27"/>
        </w:rPr>
        <w:t>3. Хөгжүүлэлтийн болон Кодын Стандартууд (Coding Standards)</w:t>
      </w:r>
    </w:p>
    <w:p w14:paraId="7F49AC46" w14:textId="77777777" w:rsidR="00B724E7" w:rsidRPr="00B724E7" w:rsidRDefault="00B724E7" w:rsidP="00B724E7">
      <w:pPr>
        <w:spacing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Энэхүү "Agentic" системийг хөгжүүлэхэд уламжлалт вэб хөгжүүлэлтээс өөр, орчин үеийн хатуу стандартуудыг мөрдөх хэрэгтэй.</w:t>
      </w:r>
    </w:p>
    <w:p w14:paraId="4862EDA5" w14:textId="77777777" w:rsidR="00B724E7" w:rsidRPr="00B724E7" w:rsidRDefault="00B724E7" w:rsidP="00B724E7">
      <w:pPr>
        <w:spacing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А. MCP Сервер хөгжүүлэх стандарт (Modularity)</w:t>
      </w:r>
    </w:p>
    <w:p w14:paraId="1643A24B" w14:textId="77777777" w:rsidR="00B724E7" w:rsidRPr="00B724E7" w:rsidRDefault="00B724E7" w:rsidP="00B724E7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MCP серверүүд нь үндсэн Агентаас 100% тусдаа, бие даасан (Decoupled) байх ёстой. Жишээ нь: </w:t>
      </w:r>
      <w:r>
        <w:rPr>
          <w:rFonts w:ascii="Arial" w:eastAsia="Times New Roman" w:hAnsi="Arial" w:cs="Arial"/>
          <w:sz w:val="20"/>
          <w:szCs w:val="20"/>
        </w:rPr>
        <w:t>sql-mcp-server</w:t>
      </w:r>
      <w:r>
        <w:rPr>
          <w:rFonts w:ascii="Arial" w:eastAsia="Times New Roman" w:hAnsi="Arial" w:cs="Arial"/>
        </w:rPr>
        <w:t xml:space="preserve">, </w:t>
      </w:r>
      <w:r>
        <w:rPr>
          <w:rFonts w:ascii="Arial" w:eastAsia="Times New Roman" w:hAnsi="Arial" w:cs="Arial"/>
          <w:sz w:val="20"/>
          <w:szCs w:val="20"/>
        </w:rPr>
        <w:t>jira-mcp-server</w:t>
      </w:r>
      <w:r>
        <w:rPr>
          <w:rFonts w:ascii="Arial" w:eastAsia="Times New Roman" w:hAnsi="Arial" w:cs="Arial"/>
        </w:rPr>
        <w:t xml:space="preserve"> гэх мэт жижиг микро-сервис байдлаар бичнэ.</w:t>
      </w:r>
    </w:p>
    <w:p w14:paraId="3BB5D86F" w14:textId="77777777" w:rsidR="00B724E7" w:rsidRPr="00B724E7" w:rsidRDefault="00B724E7" w:rsidP="00B724E7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Type Safety:</w:t>
      </w:r>
      <w:r>
        <w:rPr>
          <w:rFonts w:ascii="Arial" w:eastAsia="Times New Roman" w:hAnsi="Arial" w:cs="Arial"/>
        </w:rPr>
        <w:t xml:space="preserve"> MCP-ийн оролт, гаралтын өгөгдлийн бүтцийг </w:t>
      </w:r>
      <w:r>
        <w:rPr>
          <w:rFonts w:ascii="Arial" w:eastAsia="Times New Roman" w:hAnsi="Arial" w:cs="Arial"/>
          <w:sz w:val="20"/>
          <w:szCs w:val="20"/>
        </w:rPr>
        <w:t>Pydantic</w:t>
      </w:r>
      <w:r>
        <w:rPr>
          <w:rFonts w:ascii="Arial" w:eastAsia="Times New Roman" w:hAnsi="Arial" w:cs="Arial"/>
        </w:rPr>
        <w:t xml:space="preserve"> (Python) эсвэл </w:t>
      </w:r>
      <w:r>
        <w:rPr>
          <w:rFonts w:ascii="Arial" w:eastAsia="Times New Roman" w:hAnsi="Arial" w:cs="Arial"/>
          <w:sz w:val="20"/>
          <w:szCs w:val="20"/>
        </w:rPr>
        <w:t>Zod</w:t>
      </w:r>
      <w:r>
        <w:rPr>
          <w:rFonts w:ascii="Arial" w:eastAsia="Times New Roman" w:hAnsi="Arial" w:cs="Arial"/>
        </w:rPr>
        <w:t xml:space="preserve"> (TypeScript) ашиглан маш хатуу баталгаажуулна (Data validation). Энэ нь LLM буруу форматтай мэдээлэл өгч систем унагаахаас сэргийлнэ.</w:t>
      </w:r>
    </w:p>
    <w:p w14:paraId="4A3CF536" w14:textId="77777777" w:rsidR="00B724E7" w:rsidRPr="00B724E7" w:rsidRDefault="00B724E7" w:rsidP="00B724E7">
      <w:pPr>
        <w:spacing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Б. Промпт удирдлагын стандарт (Prompt-as-Code)</w:t>
      </w:r>
    </w:p>
    <w:p w14:paraId="1F97FF1F" w14:textId="77777777" w:rsidR="00B724E7" w:rsidRPr="00B724E7" w:rsidRDefault="00B724E7" w:rsidP="00B724E7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Системийн логикийг удирдах System Prompt-уудыг код дотор хатуу бичихгүй (hardcode). Тэдгээрийг </w:t>
      </w:r>
      <w:r>
        <w:rPr>
          <w:rFonts w:ascii="Arial" w:eastAsia="Times New Roman" w:hAnsi="Arial" w:cs="Arial"/>
          <w:sz w:val="20"/>
          <w:szCs w:val="20"/>
        </w:rPr>
        <w:t>.prompt</w:t>
      </w:r>
      <w:r>
        <w:rPr>
          <w:rFonts w:ascii="Arial" w:eastAsia="Times New Roman" w:hAnsi="Arial" w:cs="Arial"/>
        </w:rPr>
        <w:t xml:space="preserve"> эсвэл </w:t>
      </w:r>
      <w:r>
        <w:rPr>
          <w:rFonts w:ascii="Arial" w:eastAsia="Times New Roman" w:hAnsi="Arial" w:cs="Arial"/>
          <w:sz w:val="20"/>
          <w:szCs w:val="20"/>
        </w:rPr>
        <w:t>.yaml</w:t>
      </w:r>
      <w:r>
        <w:rPr>
          <w:rFonts w:ascii="Arial" w:eastAsia="Times New Roman" w:hAnsi="Arial" w:cs="Arial"/>
        </w:rPr>
        <w:t xml:space="preserve"> файл байдлаар тусад нь хадгалж, </w:t>
      </w:r>
      <w:r>
        <w:rPr>
          <w:rFonts w:ascii="Arial" w:eastAsia="Times New Roman" w:hAnsi="Arial" w:cs="Arial"/>
          <w:b/>
          <w:bCs/>
        </w:rPr>
        <w:t>Git</w:t>
      </w:r>
      <w:r>
        <w:rPr>
          <w:rFonts w:ascii="Arial" w:eastAsia="Times New Roman" w:hAnsi="Arial" w:cs="Arial"/>
        </w:rPr>
        <w:t xml:space="preserve"> дээр хувилбарлан (Version Control) хянана.</w:t>
      </w:r>
    </w:p>
    <w:p w14:paraId="25230E52" w14:textId="77777777" w:rsidR="00B724E7" w:rsidRPr="00B724E7" w:rsidRDefault="00B724E7" w:rsidP="00B724E7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Промпт бүр өөрийн гэсэн тестийн багцтай (Evals) байна.</w:t>
      </w:r>
    </w:p>
    <w:p w14:paraId="4CE93342" w14:textId="77777777" w:rsidR="00B724E7" w:rsidRPr="00B724E7" w:rsidRDefault="00B724E7" w:rsidP="00B724E7">
      <w:pPr>
        <w:spacing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В. Аюулгүй байдлын стандарт (Security &amp; RBAC)</w:t>
      </w:r>
    </w:p>
    <w:p w14:paraId="29605228" w14:textId="77777777" w:rsidR="00B724E7" w:rsidRPr="00B724E7" w:rsidRDefault="00B724E7" w:rsidP="00B724E7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Зурган дээрх LLM нь MCP-ээр дамжуулан байгууллагын өгөгдлийн сан руу хандаж байгаа. Энэ үед Агентад хэзээ ч </w:t>
      </w:r>
      <w:r>
        <w:rPr>
          <w:rFonts w:ascii="Arial" w:eastAsia="Times New Roman" w:hAnsi="Arial" w:cs="Arial"/>
          <w:sz w:val="20"/>
          <w:szCs w:val="20"/>
        </w:rPr>
        <w:t>UPDATE</w:t>
      </w:r>
      <w:r>
        <w:rPr>
          <w:rFonts w:ascii="Arial" w:eastAsia="Times New Roman" w:hAnsi="Arial" w:cs="Arial"/>
        </w:rPr>
        <w:t xml:space="preserve">, </w:t>
      </w:r>
      <w:r>
        <w:rPr>
          <w:rFonts w:ascii="Arial" w:eastAsia="Times New Roman" w:hAnsi="Arial" w:cs="Arial"/>
          <w:sz w:val="20"/>
          <w:szCs w:val="20"/>
        </w:rPr>
        <w:t>DELETE</w:t>
      </w:r>
      <w:r>
        <w:rPr>
          <w:rFonts w:ascii="Arial" w:eastAsia="Times New Roman" w:hAnsi="Arial" w:cs="Arial"/>
        </w:rPr>
        <w:t xml:space="preserve">, </w:t>
      </w:r>
      <w:r>
        <w:rPr>
          <w:rFonts w:ascii="Arial" w:eastAsia="Times New Roman" w:hAnsi="Arial" w:cs="Arial"/>
          <w:sz w:val="20"/>
          <w:szCs w:val="20"/>
        </w:rPr>
        <w:t>DROP</w:t>
      </w:r>
      <w:r>
        <w:rPr>
          <w:rFonts w:ascii="Arial" w:eastAsia="Times New Roman" w:hAnsi="Arial" w:cs="Arial"/>
        </w:rPr>
        <w:t xml:space="preserve"> хийх эрх өгч болохгүй. Зөвхөн </w:t>
      </w:r>
      <w:r>
        <w:rPr>
          <w:rFonts w:ascii="Arial" w:eastAsia="Times New Roman" w:hAnsi="Arial" w:cs="Arial"/>
          <w:sz w:val="20"/>
          <w:szCs w:val="20"/>
        </w:rPr>
        <w:t>SELECT</w:t>
      </w:r>
      <w:r>
        <w:rPr>
          <w:rFonts w:ascii="Arial" w:eastAsia="Times New Roman" w:hAnsi="Arial" w:cs="Arial"/>
        </w:rPr>
        <w:t xml:space="preserve"> буюу "Read-Only" эрхтэй байна.</w:t>
      </w:r>
    </w:p>
    <w:p w14:paraId="6F3C8093" w14:textId="77777777" w:rsidR="00B724E7" w:rsidRPr="00B724E7" w:rsidRDefault="00B724E7" w:rsidP="00B724E7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Хэрэглэгчийн албан тушаалаас хамаарч Агент ямар дата татахыг хязгаарлах (Row-Level Security) тохиргоог MCP давхарга дээр хийж өгнө.</w:t>
      </w:r>
    </w:p>
    <w:p w14:paraId="7F1D8282" w14:textId="77777777" w:rsidR="00B724E7" w:rsidRPr="00B724E7" w:rsidRDefault="00B724E7" w:rsidP="00B724E7">
      <w:pPr>
        <w:spacing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Г. Хяналт ба Тест (Observability)</w:t>
      </w:r>
    </w:p>
    <w:p w14:paraId="2A249FDA" w14:textId="77777777" w:rsidR="00B724E7" w:rsidRPr="00B724E7" w:rsidRDefault="00B724E7" w:rsidP="00B724E7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</w:rPr>
      </w:pPr>
      <w:commentRangeStart w:id="4"/>
      <w:r>
        <w:rPr>
          <w:rFonts w:ascii="Arial" w:eastAsia="Times New Roman" w:hAnsi="Arial" w:cs="Arial"/>
        </w:rPr>
        <w:t xml:space="preserve">Агентийн гаргасан шийдвэр бүрийг (Agentic Loop-ийн алхам бүр) </w:t>
      </w:r>
      <w:r>
        <w:rPr>
          <w:rFonts w:ascii="Arial" w:eastAsia="Times New Roman" w:hAnsi="Arial" w:cs="Arial"/>
          <w:sz w:val="20"/>
          <w:szCs w:val="20"/>
        </w:rPr>
        <w:t>Langfuse</w:t>
      </w:r>
      <w:r>
        <w:rPr>
          <w:rFonts w:ascii="Arial" w:eastAsia="Times New Roman" w:hAnsi="Arial" w:cs="Arial"/>
        </w:rPr>
        <w:t xml:space="preserve"> зэрэг хэрэгсэл рүү Trace хийж илгээнэ. Энэ нь Агент яагаад буруу хариулт гаргасныг дибаг (debug) хийх </w:t>
      </w:r>
      <w:del w:id="12" w:author="Claude" w:date="2026-06-01T00:00:00Z">
        <w:r>
          <w:rPr>
            <w:rFonts w:ascii="Arial" w:eastAsia="Times New Roman" w:hAnsi="Arial" w:cs="Arial"/>
          </w:rPr>
          <w:delText>цор ганц</w:delText>
        </w:r>
      </w:del>
      <w:ins w:id="13" w:author="Claude" w:date="2026-06-01T00:00:00Z">
        <w:r>
          <w:rPr>
            <w:rFonts w:ascii="Arial" w:eastAsia="Times New Roman" w:hAnsi="Arial" w:cs="Arial"/>
          </w:rPr>
          <w:t>хамгийн үр дүнтэй</w:t>
        </w:r>
      </w:ins>
      <w:r>
        <w:rPr>
          <w:rFonts w:ascii="Arial" w:eastAsia="Times New Roman" w:hAnsi="Arial" w:cs="Arial"/>
        </w:rPr>
        <w:t xml:space="preserve"> арга юм.</w:t>
      </w:r>
      <w:commentRangeEnd w:id="4"/>
      <w:r>
        <w:rPr>
          <w:rStyle w:val="CommentReference"/>
        </w:rPr>
        <w:commentReference w:id="4"/>
      </w:r>
    </w:p>
    <w:p w14:paraId="5A1533F4" w14:textId="77777777" w:rsidR="00B724E7" w:rsidRPr="00B724E7" w:rsidRDefault="00B724E7" w:rsidP="00B724E7">
      <w:pPr>
        <w:spacing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Эхний алхам:</w:t>
      </w:r>
      <w:r>
        <w:rPr>
          <w:rFonts w:ascii="Arial" w:eastAsia="Times New Roman" w:hAnsi="Arial" w:cs="Arial"/>
        </w:rPr>
        <w:t xml:space="preserve"> Энэ төслийг эхлүүлэхийн тулд та бүхэн хамгийн түрүүнд ямар нэгэн Агент, LLM гэхгүйгээр зүгээр л байгууллагынхаа нэг дата баазтай харьцдаг </w:t>
      </w:r>
      <w:r>
        <w:rPr>
          <w:rFonts w:ascii="Arial" w:eastAsia="Times New Roman" w:hAnsi="Arial" w:cs="Arial"/>
          <w:b/>
          <w:bCs/>
        </w:rPr>
        <w:t>MCP Server</w:t>
      </w:r>
      <w:r>
        <w:rPr>
          <w:rFonts w:ascii="Arial" w:eastAsia="Times New Roman" w:hAnsi="Arial" w:cs="Arial"/>
        </w:rPr>
        <w:t>-ийг туршилтаар (PoC) босгож, түүнийгээ Anthropic-ийн Claude Desktop апп-тай холбож ажиллуулж үзэхийг зөвлөж байна. Энэ нь MCP-ийн хүчийг хамгийн хурдан мэдрэх арга юм.</w:t>
      </w:r>
    </w:p>
    <w:p w14:paraId="71216672" w14:textId="77777777" w:rsidR="007B7DB3" w:rsidRDefault="007B7DB3"/>
    <w:sectPr w:rsidR="007B7D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laude" w:date="2026-06-01T14:56:41Z" w:initials="C">
    <w:p w14:paraId="61A83BC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Баримтын ерөнхий бүтэц сайн боловч танилцуулах өгүүлбэрт “өмнө ярилцсан” гэсэн нь гаднын уншигчид ойлгомжгүй. Баримтыг бие даасан болгохын тулд “Контекст инженерчлэл” болон “Аналитикийн Sandbox”-ийн товч тайлбарыг энд нэмэх нь зүйтэй.</w:t>
      </w:r>
    </w:p>
  </w:comment>
  <w:comment w:id="1" w:author="Claude" w:date="2026-06-01T14:56:41Z" w:initials="C">
    <w:p w14:paraId="2C42B1A7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LangGraph сонголт зүй зохистой. Гэвч LLaMA 3.x нь байгууллагын орчинд ажиллуулахад GPU тоног төхөөрөмжийн өндөр шаардлага тавьдаг. Хэрэв on-premise биш бол Claude 3.5 Sonnet API ашиглах нь хөгжүүлэлтийн эхний шатанд илүү хурдан эхлэх боломж олгоно.</w:t>
      </w:r>
    </w:p>
  </w:comment>
  <w:comment w:id="2" w:author="Claude" w:date="2026-06-01T14:56:41Z" w:initials="C">
    <w:p w14:paraId="6999E533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RRF (Reciprocal Rank Fusion) аргачлалын тухай тайлбар нэмэх хэрэгтэй — уншигч бүр энэ аргыг мэддэггүй. Мөн Jina AI-ийн оронд өртөг багатай нээлттэй эхийн embedding загварыг (жишээ нь: nomic-embed-text) дурдаж болно.</w:t>
      </w:r>
    </w:p>
  </w:comment>
  <w:comment w:id="3" w:author="Claude" w:date="2026-06-01T14:56:41Z" w:initials="C">
    <w:p w14:paraId="2F91E4D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E2B (Firecracker microVM) сайн сонголт боловч байгууллагын IT бодлоготой нийцэх эсэхийг шалгах шаардлагатай. Гаднын cloud sandbox ашиглахгүйгээр Docker container дотор ажиллуулах хялбар хувилагааг туршилтын (PoC) шатанд авч үзэж болно.</w:t>
      </w:r>
    </w:p>
  </w:comment>
  <w:comment w:id="4" w:author="Claude" w:date="2026-06-01T14:56:41Z" w:initials="C">
    <w:p w14:paraId="4E98C35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Observability хэсэгт “цор ганц арга” гэсэн хэт хатуу үг. Logging, unit test, эсвэл mock-тай тест ч debug хийх боломж олгодог. “хамгийн үр дүнтэй арга” гэж өөрчлөх нь зохистой.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1A83BC6" w15:done="0"/>
  <w15:commentEx w15:paraId="2C42B1A7" w15:done="0"/>
  <w15:commentEx w15:paraId="6999E533" w15:done="0"/>
  <w15:commentEx w15:paraId="2F91E4D4" w15:done="0"/>
  <w15:commentEx w15:paraId="4E98C35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1CEECB74" w16cex:dateUtc="2026-06-01T14:56:41Z"/>
  <w16cex:commentExtensible w16cex:durableId="1013170C" w16cex:dateUtc="2026-06-01T14:56:41Z"/>
  <w16cex:commentExtensible w16cex:durableId="1FE64A9A" w16cex:dateUtc="2026-06-01T14:56:41Z"/>
  <w16cex:commentExtensible w16cex:durableId="6EE2379E" w16cex:dateUtc="2026-06-01T14:56:41Z"/>
  <w16cex:commentExtensible w16cex:durableId="69C1A1DE" w16cex:dateUtc="2026-06-01T14:56:41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1A83BC6" w16cid:durableId="1CEECB74"/>
  <w16cid:commentId w16cid:paraId="2C42B1A7" w16cid:durableId="1013170C"/>
  <w16cid:commentId w16cid:paraId="6999E533" w16cid:durableId="1FE64A9A"/>
  <w16cid:commentId w16cid:paraId="2F91E4D4" w16cid:durableId="6EE2379E"/>
  <w16cid:commentId w16cid:paraId="4E98C359" w16cid:durableId="69C1A1D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E68AF"/>
    <w:multiLevelType w:val="multilevel"/>
    <w:tmpl w:val="C332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202115"/>
    <w:multiLevelType w:val="multilevel"/>
    <w:tmpl w:val="9286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363381"/>
    <w:multiLevelType w:val="multilevel"/>
    <w:tmpl w:val="3A2E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4022EB"/>
    <w:multiLevelType w:val="multilevel"/>
    <w:tmpl w:val="AE4C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C9180D"/>
    <w:multiLevelType w:val="multilevel"/>
    <w:tmpl w:val="A58C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570168">
    <w:abstractNumId w:val="3"/>
  </w:num>
  <w:num w:numId="2" w16cid:durableId="275065072">
    <w:abstractNumId w:val="0"/>
  </w:num>
  <w:num w:numId="3" w16cid:durableId="1179387054">
    <w:abstractNumId w:val="1"/>
  </w:num>
  <w:num w:numId="4" w16cid:durableId="916550522">
    <w:abstractNumId w:val="4"/>
  </w:num>
  <w:num w:numId="5" w16cid:durableId="1583642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4E7"/>
    <w:rsid w:val="007B7DB3"/>
    <w:rsid w:val="00B7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809888"/>
  <w15:chartTrackingRefBased/>
  <w15:docId w15:val="{2DA57B1F-433C-E04E-A2A5-AD97563C4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M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724E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724E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24E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724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24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1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comments" Target="comments.xml"/><Relationship Id="rId8" Type="http://schemas.microsoft.com/office/2011/relationships/commentsExtended" Target="commentsExtended.xml"/><Relationship Id="rId9" Type="http://schemas.microsoft.com/office/2016/09/relationships/commentsIds" Target="commentsIds.xml"/><Relationship Id="rId10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687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2026-06-01T14:54:00Z</dcterms:created>
  <dcterms:modified xsi:type="dcterms:W3CDTF">2026-06-01T14:55:00Z</dcterms:modified>
</cp:coreProperties>
</file>